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i887lvmel3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vo9tfeufddt" w:id="1"/>
      <w:bookmarkEnd w:id="1"/>
      <w:r w:rsidDel="00000000" w:rsidR="00000000" w:rsidRPr="00000000">
        <w:rPr>
          <w:rtl w:val="0"/>
        </w:rPr>
        <w:t xml:space="preserve">Lenz spike document: a </w:t>
      </w:r>
      <w:del w:author="A reviewer" w:id="0" w:date="2026-09-30T05:24:52Z">
        <w:r w:rsidDel="00000000" w:rsidR="00000000" w:rsidRPr="00000000">
          <w:rPr>
            <w:rtl w:val="0"/>
          </w:rPr>
          <w:delText xml:space="preserve">plain </w:delText>
        </w:r>
      </w:del>
      <w:r w:rsidDel="00000000" w:rsidR="00000000" w:rsidRPr="00000000">
        <w:rPr>
          <w:rtl w:val="0"/>
        </w:rPr>
        <w:t xml:space="preserve">paragraph.</w:t>
      </w:r>
    </w:p>
    <w:sdt>
      <w:sdtPr>
        <w:id w:val="1774132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vo9tfeufddt">
            <w:r w:rsidDel="00000000" w:rsidR="00000000" w:rsidRPr="00000000">
              <w:rPr>
                <w:b w:val="1"/>
                <w:bCs w:val="1"/>
                <w:rtl w:val="0"/>
              </w:rPr>
              <w:t xml:space="preserve">Lenz spike document: a plain paragraph.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Emoji 🎉, astral 𝒜𝒷𝒸 and a skin tone 👍🏽 before the end.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</w:t>
        <w:br w:type="textWrapping"/>
        <w:t xml:space="preserve">break, and a tab:</w:t>
        <w:tab/>
        <w:t xml:space="preserve">here.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website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mail us</w:t>
        </w:r>
      </w:hyperlink>
      <w:r w:rsidDel="00000000" w:rsidR="00000000" w:rsidRPr="00000000">
        <w:rPr>
          <w:rtl w:val="0"/>
        </w:rPr>
        <w:t xml:space="preserve">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call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Split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two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runs</w:t>
        </w:r>
      </w:hyperlink>
      <w:r w:rsidDel="00000000" w:rsidR="00000000" w:rsidRPr="00000000">
        <w:rPr>
          <w:rtl w:val="0"/>
        </w:rPr>
        <w:t xml:space="preserve"> end.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item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 item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 item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Before the table. </w:t>
      </w:r>
      <w:r w:rsidDel="00000000" w:rsidR="00000000" w:rsidRPr="00000000">
        <w:rPr>
          <w:rtl w:val="0"/>
        </w:rPr>
        <w:t xml:space="preserve">Sep 30,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A1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B1</w:t>
            </w:r>
            <w:ins w:author="A reviewer" w:id="1" w:date="2026-09-30T05:24:44Z">
              <w:r w:rsidDel="00000000" w:rsidR="00000000" w:rsidRPr="00000000">
                <w:rPr>
                  <w:rtl w:val="0"/>
                </w:rPr>
                <w:t xml:space="preserve"> extra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A2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B2 🎉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Person chip: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info@lenz.io</w:t>
        </w:r>
      </w:hyperlink>
      <w:r w:rsidDel="00000000" w:rsidR="00000000" w:rsidRPr="00000000">
        <w:rPr>
          <w:rtl w:val="0"/>
        </w:rPr>
        <w:t xml:space="preserve"> after the chip.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Page break follows: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Footnote here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and after.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Apply target: the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quick brown fox</w:t>
        </w:r>
      </w:hyperlink>
      <w:r w:rsidDel="00000000" w:rsidR="00000000" w:rsidRPr="00000000">
        <w:rPr>
          <w:rtl w:val="0"/>
        </w:rPr>
        <w:t xml:space="preserve"> jumps.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Whole 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replace me</w:t>
        </w:r>
      </w:hyperlink>
      <w:r w:rsidDel="00000000" w:rsidR="00000000" w:rsidRPr="00000000">
        <w:rPr>
          <w:rtl w:val="0"/>
        </w:rPr>
        <w:t xml:space="preserve"> now.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Second whole 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second link</w:t>
        </w:r>
      </w:hyperlink>
      <w:r w:rsidDel="00000000" w:rsidR="00000000" w:rsidRPr="00000000">
        <w:rPr>
          <w:rtl w:val="0"/>
        </w:rPr>
        <w:t xml:space="preserve"> too.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Glue target: the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lazy dog</w:t>
        </w:r>
      </w:hyperlink>
      <w:r w:rsidDel="00000000" w:rsidR="00000000" w:rsidRPr="00000000">
        <w:rPr>
          <w:rtl w:val="0"/>
        </w:rPr>
        <w:t xml:space="preserve"> sleeps.</w:t>
      </w:r>
    </w:p>
    <w:p w:rsidR="00000000" w:rsidDel="00000000" w:rsidP="00000000" w:rsidRDefault="00000000" w:rsidRPr="00000000" w14:paraId="0000001A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Last </w:t>
      </w:r>
      <w:r w:rsidDel="00000000" w:rsidR="00000000" w:rsidRPr="00000000">
        <w:rPr/>
        <w:drawing>
          <wp:inline distB="114300" distT="114300" distL="114300" distR="114300">
            <wp:extent cx="549760" cy="5497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60" cy="54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paragraph.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 linked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q90ofzi8k4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Second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Second tab text.</w:t>
      </w:r>
      <w:r w:rsidDel="00000000" w:rsidR="00000000" w:rsidRPr="00000000">
        <w:rPr>
          <w:rtl w:val="0"/>
        </w:rPr>
      </w:r>
    </w:p>
    <w:sectPr>
      <w:headerReference r:id="rId2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The footnote text.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Header text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lenz.io/split" TargetMode="External"/><Relationship Id="rId10" Type="http://schemas.openxmlformats.org/officeDocument/2006/relationships/hyperlink" Target="https://lenz.io/split" TargetMode="External"/><Relationship Id="rId21" Type="http://schemas.openxmlformats.org/officeDocument/2006/relationships/header" Target="header3.xml"/><Relationship Id="rId13" Type="http://schemas.openxmlformats.org/officeDocument/2006/relationships/hyperlink" Target="https://lenz.io/fox" TargetMode="External"/><Relationship Id="rId12" Type="http://schemas.openxmlformats.org/officeDocument/2006/relationships/hyperlink" Target="mailto:info@lenz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tel:+10000000000" TargetMode="External"/><Relationship Id="rId15" Type="http://schemas.openxmlformats.org/officeDocument/2006/relationships/hyperlink" Target="https://lenz.io/second" TargetMode="External"/><Relationship Id="rId14" Type="http://schemas.openxmlformats.org/officeDocument/2006/relationships/hyperlink" Target="https://lenz.io/whole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lenz.io/dog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ocs.google.com/document/d/EXAMPLE-DOC-ID/edit?tab=t.0" TargetMode="External"/><Relationship Id="rId6" Type="http://schemas.openxmlformats.org/officeDocument/2006/relationships/styles" Target="styles.xml"/><Relationship Id="rId18" Type="http://schemas.openxmlformats.org/officeDocument/2006/relationships/image" Target="media/image1.png"/><Relationship Id="rId7" Type="http://schemas.openxmlformats.org/officeDocument/2006/relationships/hyperlink" Target="https://lenz.io/" TargetMode="External"/><Relationship Id="rId8" Type="http://schemas.openxmlformats.org/officeDocument/2006/relationships/hyperlink" Target="mailto:info@lenz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